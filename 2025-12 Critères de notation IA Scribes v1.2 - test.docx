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B76E" w14:textId="02D8C351" w:rsidR="00AE025F" w:rsidRDefault="00DF1A05" w:rsidP="00AE025F">
      <w:pPr>
        <w:ind w:right="9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2A24999" wp14:editId="76EE2229">
                <wp:simplePos x="0" y="0"/>
                <wp:positionH relativeFrom="column">
                  <wp:posOffset>4166552</wp:posOffset>
                </wp:positionH>
                <wp:positionV relativeFrom="paragraph">
                  <wp:posOffset>-739458</wp:posOffset>
                </wp:positionV>
                <wp:extent cx="1847850" cy="366395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366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DD9D7" w14:textId="38586E06" w:rsidR="00DF1A05" w:rsidRDefault="00DF1A0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2499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28.05pt;margin-top:-58.25pt;width:145.5pt;height:28.8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" stroked="f">
                <v:textbox>
                  <w:txbxContent>
                    <w:p w14:paraId="34EDD9D7" w14:textId="38586E06" w:rsidR="00DF1A05" w:rsidRDefault="00DF1A05"/>
                  </w:txbxContent>
                </v:textbox>
              </v:shape>
            </w:pict>
          </mc:Fallback>
        </mc:AlternateContent>
      </w:r>
    </w:p>
    <w:p w14:paraId="3C2139A5" w14:textId="6C2FFC7C" w:rsidR="00AE025F" w:rsidRPr="00AE025F" w:rsidRDefault="00AE025F" w:rsidP="00AE025F">
      <w:pPr>
        <w:ind w:right="980"/>
        <w:jc w:val="center"/>
        <w:rPr>
          <w:b/>
          <w:bCs/>
          <w:sz w:val="32"/>
          <w:szCs w:val="32"/>
        </w:rPr>
      </w:pPr>
      <w:r w:rsidRPr="00AE025F">
        <w:rPr>
          <w:b/>
          <w:bCs/>
          <w:sz w:val="32"/>
          <w:szCs w:val="32"/>
        </w:rPr>
        <w:t xml:space="preserve">2025 Critères de notation </w:t>
      </w:r>
      <w:r w:rsidR="000A4517">
        <w:rPr>
          <w:b/>
          <w:bCs/>
          <w:sz w:val="32"/>
          <w:szCs w:val="32"/>
        </w:rPr>
        <w:t>IA Scribes V</w:t>
      </w:r>
      <w:r w:rsidR="00724487">
        <w:rPr>
          <w:b/>
          <w:bCs/>
          <w:sz w:val="32"/>
          <w:szCs w:val="32"/>
        </w:rPr>
        <w:t>1</w:t>
      </w:r>
      <w:r w:rsidRPr="00AE025F">
        <w:rPr>
          <w:b/>
          <w:bCs/>
          <w:sz w:val="32"/>
          <w:szCs w:val="32"/>
        </w:rPr>
        <w:t xml:space="preserve"> #</w:t>
      </w:r>
      <w:ins w:id="0" w:author="David Azérad" w:date="2025-12-02T13:51:00Z" w16du:dateUtc="2025-12-02T12:51:00Z">
        <w:r w:rsidR="00C02462">
          <w:rPr>
            <w:b/>
            <w:bCs/>
            <w:sz w:val="32"/>
            <w:szCs w:val="32"/>
          </w:rPr>
          <w:t>2</w:t>
        </w:r>
      </w:ins>
      <w:del w:id="1" w:author="David Azérad" w:date="2025-12-02T13:51:00Z" w16du:dateUtc="2025-12-02T12:51:00Z">
        <w:r w:rsidRPr="00AE025F" w:rsidDel="00C02462">
          <w:rPr>
            <w:b/>
            <w:bCs/>
            <w:sz w:val="32"/>
            <w:szCs w:val="32"/>
          </w:rPr>
          <w:delText>1</w:delText>
        </w:r>
      </w:del>
      <w:r w:rsidR="00487C82">
        <w:rPr>
          <w:b/>
          <w:bCs/>
          <w:sz w:val="32"/>
          <w:szCs w:val="32"/>
        </w:rPr>
        <w:t xml:space="preserve"> - TEST</w:t>
      </w:r>
    </w:p>
    <w:p w14:paraId="61AD3C6A" w14:textId="77777777" w:rsidR="00AE025F" w:rsidRDefault="00AE025F" w:rsidP="00AE025F"/>
    <w:p w14:paraId="637DAC9D" w14:textId="77777777" w:rsidR="00487C82" w:rsidRDefault="00487C82" w:rsidP="00AE025F">
      <w:pPr>
        <w:rPr>
          <w:i/>
          <w:iCs/>
        </w:rPr>
      </w:pPr>
    </w:p>
    <w:p w14:paraId="55913260" w14:textId="77777777" w:rsidR="000A4517" w:rsidRPr="000A4517" w:rsidRDefault="000A4517" w:rsidP="000A4517">
      <w:pPr>
        <w:rPr>
          <w:i/>
          <w:iCs/>
        </w:rPr>
      </w:pPr>
      <w:r w:rsidRPr="000A4517">
        <w:rPr>
          <w:i/>
          <w:iCs/>
        </w:rPr>
        <w:t>Chère consœur, cher confrère,</w:t>
      </w:r>
    </w:p>
    <w:p w14:paraId="3E466C8F" w14:textId="05A70EA4" w:rsidR="000A4517" w:rsidRPr="000A4517" w:rsidRDefault="000A4517" w:rsidP="000A4517">
      <w:pPr>
        <w:rPr>
          <w:i/>
          <w:iCs/>
        </w:rPr>
      </w:pPr>
      <w:r w:rsidRPr="000A4517">
        <w:rPr>
          <w:i/>
          <w:iCs/>
        </w:rPr>
        <w:t xml:space="preserve">Si vous êtes ici, c'est que vous utilisez régulièrement une </w:t>
      </w:r>
      <w:r w:rsidR="008F289C">
        <w:rPr>
          <w:i/>
          <w:iCs/>
        </w:rPr>
        <w:t>« </w:t>
      </w:r>
      <w:r w:rsidRPr="000A4517">
        <w:rPr>
          <w:i/>
          <w:iCs/>
        </w:rPr>
        <w:t>IA scribe</w:t>
      </w:r>
      <w:r w:rsidR="008F289C">
        <w:rPr>
          <w:i/>
          <w:iCs/>
        </w:rPr>
        <w:t> »</w:t>
      </w:r>
      <w:r w:rsidRPr="000A4517">
        <w:rPr>
          <w:i/>
          <w:iCs/>
        </w:rPr>
        <w:t xml:space="preserve"> pour faciliter votre exercice médical et la tenue de vos dossiers.</w:t>
      </w:r>
      <w:r w:rsidR="00C07DD8">
        <w:rPr>
          <w:i/>
          <w:iCs/>
        </w:rPr>
        <w:t xml:space="preserve"> V</w:t>
      </w:r>
      <w:r w:rsidRPr="000A4517">
        <w:rPr>
          <w:i/>
          <w:iCs/>
        </w:rPr>
        <w:t xml:space="preserve">ous devez également savoir qu'étant encore balbutiantes, </w:t>
      </w:r>
      <w:r w:rsidR="008F289C">
        <w:rPr>
          <w:i/>
          <w:iCs/>
        </w:rPr>
        <w:t xml:space="preserve">leur place n’est pas encore bien définie et </w:t>
      </w:r>
      <w:r w:rsidR="00C07DD8">
        <w:rPr>
          <w:i/>
          <w:iCs/>
        </w:rPr>
        <w:t xml:space="preserve">selon les cas, </w:t>
      </w:r>
      <w:r w:rsidR="008F289C">
        <w:rPr>
          <w:i/>
          <w:iCs/>
        </w:rPr>
        <w:t>la légalité même de leur utilisation</w:t>
      </w:r>
      <w:r w:rsidRPr="000A4517">
        <w:rPr>
          <w:i/>
          <w:iCs/>
        </w:rPr>
        <w:t xml:space="preserve"> est encore </w:t>
      </w:r>
      <w:r w:rsidR="00C07DD8">
        <w:rPr>
          <w:i/>
          <w:iCs/>
        </w:rPr>
        <w:t>discutée.</w:t>
      </w:r>
    </w:p>
    <w:p w14:paraId="2EBF8211" w14:textId="74E95868" w:rsidR="000A4517" w:rsidRPr="000A4517" w:rsidRDefault="008F289C" w:rsidP="000A4517">
      <w:pPr>
        <w:rPr>
          <w:i/>
          <w:iCs/>
        </w:rPr>
      </w:pPr>
      <w:r>
        <w:rPr>
          <w:i/>
          <w:iCs/>
        </w:rPr>
        <w:t>Ainsi n</w:t>
      </w:r>
      <w:r w:rsidR="000A4517" w:rsidRPr="000A4517">
        <w:rPr>
          <w:i/>
          <w:iCs/>
        </w:rPr>
        <w:t xml:space="preserve">ous n'aurons pas ici la prétention de les évaluer de façon parfaite et extensive, mais proposons une première grille de lecture qui sera </w:t>
      </w:r>
      <w:r w:rsidRPr="000A4517">
        <w:rPr>
          <w:i/>
          <w:iCs/>
        </w:rPr>
        <w:t>amenée</w:t>
      </w:r>
      <w:r w:rsidR="000A4517" w:rsidRPr="000A4517">
        <w:rPr>
          <w:i/>
          <w:iCs/>
        </w:rPr>
        <w:t xml:space="preserve"> à évoluer au fur et à mesure de la généralisation de ces IA. </w:t>
      </w:r>
    </w:p>
    <w:p w14:paraId="03ED9108" w14:textId="3D936187" w:rsidR="000A4517" w:rsidRPr="000A4517" w:rsidRDefault="000A4517" w:rsidP="000A4517">
      <w:pPr>
        <w:rPr>
          <w:i/>
          <w:iCs/>
        </w:rPr>
      </w:pPr>
      <w:r w:rsidRPr="000A4517">
        <w:rPr>
          <w:i/>
          <w:iCs/>
        </w:rPr>
        <w:t xml:space="preserve">Notre groupe de travail a retenu </w:t>
      </w:r>
      <w:r w:rsidR="008F289C">
        <w:rPr>
          <w:i/>
          <w:iCs/>
        </w:rPr>
        <w:t>5</w:t>
      </w:r>
      <w:r w:rsidRPr="000A4517">
        <w:rPr>
          <w:i/>
          <w:iCs/>
        </w:rPr>
        <w:t xml:space="preserve"> critères majeurs, que nous tenterons de détailler ensemble. </w:t>
      </w:r>
    </w:p>
    <w:p w14:paraId="2242169A" w14:textId="4BE1A4FD" w:rsidR="00AE025F" w:rsidRDefault="000A4517" w:rsidP="000A4517">
      <w:pPr>
        <w:rPr>
          <w:i/>
          <w:iCs/>
        </w:rPr>
      </w:pPr>
      <w:r w:rsidRPr="000A4517">
        <w:rPr>
          <w:i/>
          <w:iCs/>
        </w:rPr>
        <w:t>Vous êtes prêts ? C'est parti !</w:t>
      </w:r>
    </w:p>
    <w:p w14:paraId="0E81D321" w14:textId="77777777" w:rsidR="000A4517" w:rsidRDefault="000A4517" w:rsidP="000A4517">
      <w:pPr>
        <w:rPr>
          <w:i/>
          <w:iCs/>
        </w:rPr>
      </w:pPr>
    </w:p>
    <w:p w14:paraId="283807A6" w14:textId="77777777" w:rsidR="008757D0" w:rsidRDefault="008757D0" w:rsidP="000A4517">
      <w:pPr>
        <w:rPr>
          <w:i/>
          <w:iCs/>
        </w:rPr>
      </w:pPr>
    </w:p>
    <w:p w14:paraId="091BFCEF" w14:textId="77777777" w:rsidR="008757D0" w:rsidRDefault="008757D0" w:rsidP="008757D0">
      <w:pPr>
        <w:rPr>
          <w:i/>
          <w:iCs/>
        </w:rPr>
      </w:pPr>
      <w:r>
        <w:rPr>
          <w:i/>
          <w:iCs/>
        </w:rPr>
        <w:t>Commençons par évaluer « l’utilisabilité » de votre « IA scribe »</w:t>
      </w:r>
      <w:r w:rsidRPr="00724487">
        <w:rPr>
          <w:i/>
          <w:iCs/>
        </w:rPr>
        <w:t xml:space="preserve"> :</w:t>
      </w:r>
    </w:p>
    <w:p w14:paraId="11C31B3E" w14:textId="70B5EC80" w:rsidR="008757D0" w:rsidRDefault="00A6584B" w:rsidP="008757D0">
      <w:pPr>
        <w:pStyle w:val="Paragraphedeliste"/>
        <w:numPr>
          <w:ilvl w:val="0"/>
          <w:numId w:val="18"/>
        </w:numPr>
      </w:pPr>
      <w:r>
        <w:t>Premièrement, e</w:t>
      </w:r>
      <w:r w:rsidR="008757D0">
        <w:t xml:space="preserve">stimez-vous que son </w:t>
      </w:r>
      <w:del w:id="2" w:author="David Azérad" w:date="2025-12-02T13:38:00Z" w16du:dateUtc="2025-12-02T12:38:00Z">
        <w:r w:rsidR="008757D0" w:rsidDel="00E27E92">
          <w:delText xml:space="preserve">déclenchement </w:delText>
        </w:r>
        <w:r w:rsidR="00C07DD8" w:rsidDel="00E27E92">
          <w:delText>(et arrêt</w:delText>
        </w:r>
      </w:del>
      <w:ins w:id="3" w:author="David Azérad" w:date="2025-12-02T13:38:00Z" w16du:dateUtc="2025-12-02T12:38:00Z">
        <w:r w:rsidR="00E27E92">
          <w:t>lancement</w:t>
        </w:r>
      </w:ins>
      <w:del w:id="4" w:author="David Azérad" w:date="2025-12-02T13:38:00Z" w16du:dateUtc="2025-12-02T12:38:00Z">
        <w:r w:rsidR="00C07DD8" w:rsidDel="00E27E92">
          <w:delText>)</w:delText>
        </w:r>
      </w:del>
      <w:r w:rsidR="00C07DD8">
        <w:t xml:space="preserve"> </w:t>
      </w:r>
      <w:r w:rsidR="008757D0">
        <w:t>lors d’une consultation est pratique ?</w:t>
      </w:r>
    </w:p>
    <w:p w14:paraId="04F8D8C4" w14:textId="77777777" w:rsidR="008757D0" w:rsidRDefault="008757D0" w:rsidP="008757D0">
      <w:pPr>
        <w:pStyle w:val="Paragraphedeliste"/>
      </w:pPr>
      <w:r>
        <w:rPr>
          <w:noProof/>
        </w:rPr>
        <w:drawing>
          <wp:inline distT="0" distB="0" distL="0" distR="0" wp14:anchorId="7A4E54AD" wp14:editId="2A136E94">
            <wp:extent cx="3533775" cy="294184"/>
            <wp:effectExtent l="0" t="0" r="0" b="0"/>
            <wp:docPr id="1592511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965E" w14:textId="77777777" w:rsidR="008757D0" w:rsidRDefault="008757D0" w:rsidP="008757D0">
      <w:pPr>
        <w:pStyle w:val="Paragraphedeliste"/>
      </w:pPr>
    </w:p>
    <w:p w14:paraId="00B572B6" w14:textId="64C34D14" w:rsidR="008757D0" w:rsidRDefault="00C07DD8" w:rsidP="008757D0">
      <w:pPr>
        <w:pStyle w:val="Paragraphedeliste"/>
        <w:numPr>
          <w:ilvl w:val="0"/>
          <w:numId w:val="18"/>
        </w:numPr>
      </w:pPr>
      <w:r>
        <w:t>Globalement, d</w:t>
      </w:r>
      <w:r w:rsidR="00A6584B">
        <w:t>iriez-vous que son interface est agréable à utiliser</w:t>
      </w:r>
      <w:r w:rsidR="008757D0">
        <w:t xml:space="preserve"> ? </w:t>
      </w:r>
    </w:p>
    <w:p w14:paraId="3F09416F" w14:textId="67859823" w:rsidR="00A6584B" w:rsidRDefault="008757D0" w:rsidP="00A6584B">
      <w:pPr>
        <w:pStyle w:val="Paragraphedeliste"/>
      </w:pPr>
      <w:r>
        <w:rPr>
          <w:noProof/>
        </w:rPr>
        <w:drawing>
          <wp:inline distT="0" distB="0" distL="0" distR="0" wp14:anchorId="4685F5D0" wp14:editId="1C34026F">
            <wp:extent cx="3533775" cy="294184"/>
            <wp:effectExtent l="0" t="0" r="0" b="0"/>
            <wp:docPr id="450703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6ECD" w14:textId="77777777" w:rsidR="00A6584B" w:rsidRDefault="00A6584B" w:rsidP="00A6584B">
      <w:pPr>
        <w:pStyle w:val="Paragraphedeliste"/>
      </w:pPr>
    </w:p>
    <w:p w14:paraId="0795C58E" w14:textId="686F7173" w:rsidR="00A6584B" w:rsidRDefault="00C07DD8" w:rsidP="00A6584B">
      <w:pPr>
        <w:pStyle w:val="Paragraphedeliste"/>
        <w:numPr>
          <w:ilvl w:val="0"/>
          <w:numId w:val="1"/>
        </w:numPr>
      </w:pPr>
      <w:r>
        <w:t>Pouvez-vous</w:t>
      </w:r>
      <w:r w:rsidR="00A6584B">
        <w:t xml:space="preserve"> paramétrer </w:t>
      </w:r>
      <w:r>
        <w:t>v</w:t>
      </w:r>
      <w:r w:rsidR="00A6584B">
        <w:t xml:space="preserve">otre IA de façon suffisamment </w:t>
      </w:r>
      <w:r>
        <w:t>fine</w:t>
      </w:r>
      <w:r w:rsidR="00A6584B">
        <w:t xml:space="preserve"> </w:t>
      </w:r>
      <w:r>
        <w:t xml:space="preserve">pour </w:t>
      </w:r>
      <w:r w:rsidR="00A6584B">
        <w:t xml:space="preserve">obtenir un rendu qui vous </w:t>
      </w:r>
      <w:r w:rsidR="001E7A44">
        <w:t>convienne</w:t>
      </w:r>
      <w:r w:rsidR="00A6584B" w:rsidRPr="00724487">
        <w:t xml:space="preserve"> ?</w:t>
      </w:r>
    </w:p>
    <w:p w14:paraId="17C88A0B" w14:textId="77777777" w:rsidR="00A6584B" w:rsidRDefault="00A6584B" w:rsidP="00A6584B">
      <w:pPr>
        <w:pStyle w:val="Paragraphedeliste"/>
      </w:pPr>
      <w:r>
        <w:rPr>
          <w:noProof/>
        </w:rPr>
        <w:drawing>
          <wp:inline distT="0" distB="0" distL="0" distR="0" wp14:anchorId="43A746B6" wp14:editId="03508DA0">
            <wp:extent cx="3533775" cy="294184"/>
            <wp:effectExtent l="0" t="0" r="0" b="0"/>
            <wp:docPr id="3115597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57F5" w14:textId="77777777" w:rsidR="00A6584B" w:rsidRDefault="00A6584B" w:rsidP="00A6584B">
      <w:pPr>
        <w:pStyle w:val="Paragraphedeliste"/>
      </w:pPr>
    </w:p>
    <w:p w14:paraId="6BCB98F2" w14:textId="14A47C92" w:rsidR="00A6584B" w:rsidRDefault="00A6584B" w:rsidP="00A6584B">
      <w:pPr>
        <w:pStyle w:val="Paragraphedeliste"/>
        <w:numPr>
          <w:ilvl w:val="0"/>
          <w:numId w:val="18"/>
        </w:numPr>
      </w:pPr>
      <w:r>
        <w:t>Le délai de la génération de résumé vous semble-t-</w:t>
      </w:r>
      <w:r w:rsidR="00C07DD8">
        <w:t>il</w:t>
      </w:r>
      <w:r>
        <w:t xml:space="preserve"> adapté à votre pratique ?</w:t>
      </w:r>
    </w:p>
    <w:p w14:paraId="7CB75A18" w14:textId="77777777" w:rsidR="00A6584B" w:rsidRDefault="00A6584B" w:rsidP="00A6584B">
      <w:pPr>
        <w:pStyle w:val="Paragraphedeliste"/>
      </w:pPr>
      <w:r>
        <w:rPr>
          <w:noProof/>
        </w:rPr>
        <w:drawing>
          <wp:inline distT="0" distB="0" distL="0" distR="0" wp14:anchorId="2108575D" wp14:editId="580C3C03">
            <wp:extent cx="3533775" cy="294184"/>
            <wp:effectExtent l="0" t="0" r="0" b="0"/>
            <wp:docPr id="556674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004D" w14:textId="77777777" w:rsidR="00C07DD8" w:rsidRDefault="00C07DD8" w:rsidP="00A6584B">
      <w:pPr>
        <w:pStyle w:val="Paragraphedeliste"/>
      </w:pPr>
    </w:p>
    <w:p w14:paraId="3577736B" w14:textId="363BCEB8" w:rsidR="00C07DD8" w:rsidRDefault="00C07DD8" w:rsidP="00C07DD8">
      <w:pPr>
        <w:pStyle w:val="Paragraphedeliste"/>
        <w:numPr>
          <w:ilvl w:val="0"/>
          <w:numId w:val="1"/>
        </w:numPr>
      </w:pPr>
      <w:r>
        <w:t xml:space="preserve">D’ailleurs, comment évaluez-vous la qualité de la réintégration des résumés de consultation </w:t>
      </w:r>
      <w:del w:id="5" w:author="David Azérad" w:date="2025-12-02T13:41:00Z" w16du:dateUtc="2025-12-02T12:41:00Z">
        <w:r w:rsidDel="00135F95">
          <w:delText xml:space="preserve">et </w:delText>
        </w:r>
      </w:del>
      <w:ins w:id="6" w:author="David Azérad" w:date="2025-12-02T13:41:00Z" w16du:dateUtc="2025-12-02T12:41:00Z">
        <w:r w:rsidR="00135F95">
          <w:t xml:space="preserve">avec </w:t>
        </w:r>
      </w:ins>
      <w:ins w:id="7" w:author="David Azérad" w:date="2025-12-02T13:42:00Z" w16du:dateUtc="2025-12-02T12:42:00Z">
        <w:r w:rsidR="00135F95">
          <w:t xml:space="preserve">les </w:t>
        </w:r>
      </w:ins>
      <w:del w:id="8" w:author="David Azérad" w:date="2025-12-02T13:41:00Z" w16du:dateUtc="2025-12-02T12:41:00Z">
        <w:r w:rsidDel="00135F95">
          <w:delText>constantes</w:delText>
        </w:r>
      </w:del>
      <w:ins w:id="9" w:author="David Azérad" w:date="2025-12-02T13:41:00Z" w16du:dateUtc="2025-12-02T12:41:00Z">
        <w:r w:rsidR="00135F95">
          <w:t>données numériques</w:t>
        </w:r>
      </w:ins>
      <w:del w:id="10" w:author="David Azérad" w:date="2025-12-02T13:40:00Z" w16du:dateUtc="2025-12-02T12:40:00Z">
        <w:r w:rsidDel="00135F95">
          <w:delText xml:space="preserve"> structurées</w:delText>
        </w:r>
      </w:del>
      <w:r>
        <w:t xml:space="preserve"> au </w:t>
      </w:r>
      <w:ins w:id="11" w:author="David Azérad" w:date="2025-12-02T13:40:00Z" w16du:dateUtc="2025-12-02T12:40:00Z">
        <w:r w:rsidR="00135F95">
          <w:t xml:space="preserve">bon endroit dans </w:t>
        </w:r>
      </w:ins>
      <w:del w:id="12" w:author="David Azérad" w:date="2025-12-02T13:40:00Z" w16du:dateUtc="2025-12-02T12:40:00Z">
        <w:r w:rsidDel="00135F95">
          <w:delText xml:space="preserve">sein de </w:delText>
        </w:r>
      </w:del>
      <w:r>
        <w:t>votre Logiciel Métier</w:t>
      </w:r>
      <w:del w:id="13" w:author="David Azérad" w:date="2025-12-02T13:41:00Z" w16du:dateUtc="2025-12-02T12:41:00Z">
        <w:r w:rsidDel="00135F95">
          <w:delText xml:space="preserve"> </w:delText>
        </w:r>
      </w:del>
      <w:ins w:id="14" w:author="David Azérad" w:date="2025-12-02T13:41:00Z" w16du:dateUtc="2025-12-02T12:41:00Z">
        <w:r w:rsidR="00135F95">
          <w:t xml:space="preserve"> </w:t>
        </w:r>
      </w:ins>
      <w:del w:id="15" w:author="David Azérad" w:date="2025-12-02T13:41:00Z" w16du:dateUtc="2025-12-02T12:41:00Z">
        <w:r w:rsidDel="00135F95">
          <w:delText>/ de Gestion de Cabinet </w:delText>
        </w:r>
      </w:del>
      <w:r>
        <w:t>? (</w:t>
      </w:r>
      <w:del w:id="16" w:author="David Azérad" w:date="2025-12-02T13:39:00Z" w16du:dateUtc="2025-12-02T12:39:00Z">
        <w:r w:rsidDel="00E27E92">
          <w:delText xml:space="preserve">au bon endroit, mettre </w:delText>
        </w:r>
      </w:del>
      <w:r>
        <w:t>0 si nécessité de faire du copier/coller)</w:t>
      </w:r>
    </w:p>
    <w:p w14:paraId="4293A5D0" w14:textId="77777777" w:rsidR="00C07DD8" w:rsidRDefault="00C07DD8" w:rsidP="00C07DD8">
      <w:pPr>
        <w:pStyle w:val="Paragraphedeliste"/>
      </w:pPr>
      <w:r>
        <w:rPr>
          <w:noProof/>
        </w:rPr>
        <w:lastRenderedPageBreak/>
        <w:drawing>
          <wp:inline distT="0" distB="0" distL="0" distR="0" wp14:anchorId="668CA875" wp14:editId="3D27719D">
            <wp:extent cx="3533775" cy="294184"/>
            <wp:effectExtent l="0" t="0" r="0" b="0"/>
            <wp:docPr id="2046140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0384" w14:textId="77777777" w:rsidR="00C07DD8" w:rsidRDefault="00C07DD8" w:rsidP="00C07DD8">
      <w:pPr>
        <w:pStyle w:val="Paragraphedeliste"/>
      </w:pPr>
    </w:p>
    <w:p w14:paraId="7E681C17" w14:textId="77777777" w:rsidR="00C07DD8" w:rsidRDefault="00C07DD8" w:rsidP="00A6584B">
      <w:pPr>
        <w:pStyle w:val="Paragraphedeliste"/>
      </w:pPr>
    </w:p>
    <w:p w14:paraId="7C45BD94" w14:textId="064E620D" w:rsidR="00724487" w:rsidRDefault="00C07DD8" w:rsidP="00724487">
      <w:pPr>
        <w:rPr>
          <w:i/>
          <w:iCs/>
        </w:rPr>
      </w:pPr>
      <w:r>
        <w:rPr>
          <w:i/>
          <w:iCs/>
        </w:rPr>
        <w:t>M</w:t>
      </w:r>
      <w:r w:rsidR="001E7A44">
        <w:rPr>
          <w:i/>
          <w:iCs/>
        </w:rPr>
        <w:t>aintenant, évaluons</w:t>
      </w:r>
      <w:r w:rsidR="008F289C">
        <w:rPr>
          <w:i/>
          <w:iCs/>
        </w:rPr>
        <w:t xml:space="preserve"> l’utilité </w:t>
      </w:r>
      <w:r w:rsidR="001E7A44">
        <w:rPr>
          <w:i/>
          <w:iCs/>
        </w:rPr>
        <w:t xml:space="preserve">en pratique </w:t>
      </w:r>
      <w:r>
        <w:rPr>
          <w:i/>
          <w:iCs/>
        </w:rPr>
        <w:t xml:space="preserve">quotidienne </w:t>
      </w:r>
      <w:r w:rsidR="008F289C">
        <w:rPr>
          <w:i/>
          <w:iCs/>
        </w:rPr>
        <w:t>de votre « IA scribe »</w:t>
      </w:r>
      <w:r w:rsidR="00724487" w:rsidRPr="00724487">
        <w:rPr>
          <w:i/>
          <w:iCs/>
        </w:rPr>
        <w:t xml:space="preserve"> :</w:t>
      </w:r>
    </w:p>
    <w:p w14:paraId="61826980" w14:textId="743888FC" w:rsidR="00AE025F" w:rsidRDefault="008F289C" w:rsidP="00724487">
      <w:pPr>
        <w:pStyle w:val="Paragraphedeliste"/>
        <w:numPr>
          <w:ilvl w:val="0"/>
          <w:numId w:val="18"/>
        </w:numPr>
      </w:pPr>
      <w:r>
        <w:t xml:space="preserve">Estimez-vous que les résumés </w:t>
      </w:r>
      <w:del w:id="17" w:author="David Azérad" w:date="2025-12-02T13:42:00Z" w16du:dateUtc="2025-12-02T12:42:00Z">
        <w:r w:rsidDel="00135F95">
          <w:delText>de votre IA</w:delText>
        </w:r>
      </w:del>
      <w:ins w:id="18" w:author="David Azérad" w:date="2025-12-02T13:42:00Z" w16du:dateUtc="2025-12-02T12:42:00Z">
        <w:r w:rsidR="00135F95">
          <w:t xml:space="preserve">générés </w:t>
        </w:r>
      </w:ins>
      <w:del w:id="19" w:author="David Azérad" w:date="2025-12-02T13:42:00Z" w16du:dateUtc="2025-12-02T12:42:00Z">
        <w:r w:rsidDel="00135F95">
          <w:delText xml:space="preserve"> </w:delText>
        </w:r>
      </w:del>
      <w:r>
        <w:t>sont pertinents et adaptés à vos attentes ?</w:t>
      </w:r>
    </w:p>
    <w:p w14:paraId="5577F289" w14:textId="3ECECE76" w:rsidR="00213E45" w:rsidRDefault="00213E45" w:rsidP="00213E45">
      <w:pPr>
        <w:pStyle w:val="Paragraphedeliste"/>
      </w:pPr>
      <w:r>
        <w:rPr>
          <w:noProof/>
        </w:rPr>
        <w:drawing>
          <wp:inline distT="0" distB="0" distL="0" distR="0" wp14:anchorId="2FDF2198" wp14:editId="5D65EA90">
            <wp:extent cx="3533775" cy="294184"/>
            <wp:effectExtent l="0" t="0" r="0" b="0"/>
            <wp:docPr id="154241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23D8" w14:textId="77777777" w:rsidR="00213E45" w:rsidRDefault="00213E45" w:rsidP="00213E45">
      <w:pPr>
        <w:pStyle w:val="Paragraphedeliste"/>
      </w:pPr>
    </w:p>
    <w:p w14:paraId="64DED3E3" w14:textId="1D945C82" w:rsidR="00AE025F" w:rsidRDefault="001E7A44" w:rsidP="00AE025F">
      <w:pPr>
        <w:pStyle w:val="Paragraphedeliste"/>
        <w:numPr>
          <w:ilvl w:val="0"/>
          <w:numId w:val="1"/>
        </w:numPr>
      </w:pPr>
      <w:r>
        <w:t>À</w:t>
      </w:r>
      <w:r w:rsidR="008F289C">
        <w:t xml:space="preserve"> quel point devez-vous </w:t>
      </w:r>
      <w:del w:id="20" w:author="David Azérad" w:date="2025-12-02T13:42:00Z" w16du:dateUtc="2025-12-02T12:42:00Z">
        <w:r w:rsidR="008F289C" w:rsidDel="00135F95">
          <w:delText xml:space="preserve">relire </w:delText>
        </w:r>
      </w:del>
      <w:ins w:id="21" w:author="David Azérad" w:date="2025-12-02T13:42:00Z" w16du:dateUtc="2025-12-02T12:42:00Z">
        <w:r w:rsidR="00135F95">
          <w:t>corriger</w:t>
        </w:r>
        <w:r w:rsidR="00135F95">
          <w:t xml:space="preserve"> </w:t>
        </w:r>
      </w:ins>
      <w:r w:rsidR="008F289C">
        <w:t>les résumés</w:t>
      </w:r>
      <w:del w:id="22" w:author="David Azérad" w:date="2025-12-02T13:42:00Z" w16du:dateUtc="2025-12-02T12:42:00Z">
        <w:r w:rsidR="008F289C" w:rsidDel="00135F95">
          <w:delText xml:space="preserve"> </w:delText>
        </w:r>
      </w:del>
      <w:ins w:id="23" w:author="David Azérad" w:date="2025-12-02T13:42:00Z" w16du:dateUtc="2025-12-02T12:42:00Z">
        <w:r w:rsidR="00135F95">
          <w:t xml:space="preserve"> </w:t>
        </w:r>
      </w:ins>
      <w:del w:id="24" w:author="David Azérad" w:date="2025-12-02T13:42:00Z" w16du:dateUtc="2025-12-02T12:42:00Z">
        <w:r w:rsidR="008F289C" w:rsidDel="00135F95">
          <w:delText>et les corriger </w:delText>
        </w:r>
      </w:del>
      <w:r w:rsidR="008F289C">
        <w:t>?</w:t>
      </w:r>
    </w:p>
    <w:p w14:paraId="1321087D" w14:textId="754F6079" w:rsidR="00213E45" w:rsidRDefault="00213E45" w:rsidP="00213E45">
      <w:pPr>
        <w:pStyle w:val="Paragraphedeliste"/>
      </w:pPr>
      <w:r>
        <w:rPr>
          <w:noProof/>
        </w:rPr>
        <w:drawing>
          <wp:inline distT="0" distB="0" distL="0" distR="0" wp14:anchorId="01350396" wp14:editId="69D74E42">
            <wp:extent cx="3533775" cy="294184"/>
            <wp:effectExtent l="0" t="0" r="0" b="0"/>
            <wp:docPr id="1539492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E7CAD" w14:textId="77777777" w:rsidR="00146C0F" w:rsidRDefault="00146C0F" w:rsidP="00213E45">
      <w:pPr>
        <w:pStyle w:val="Paragraphedeliste"/>
      </w:pPr>
    </w:p>
    <w:p w14:paraId="6AD4562B" w14:textId="11B27133" w:rsidR="00146C0F" w:rsidRDefault="00C07DD8" w:rsidP="00146C0F">
      <w:pPr>
        <w:pStyle w:val="Paragraphedeliste"/>
        <w:numPr>
          <w:ilvl w:val="0"/>
          <w:numId w:val="1"/>
        </w:numPr>
      </w:pPr>
      <w:r>
        <w:t xml:space="preserve">Arrivez-vous facilement à </w:t>
      </w:r>
      <w:del w:id="25" w:author="David Azérad" w:date="2025-12-02T13:43:00Z" w16du:dateUtc="2025-12-02T12:43:00Z">
        <w:r w:rsidDel="00135F95">
          <w:delText xml:space="preserve">retrouver et </w:delText>
        </w:r>
      </w:del>
      <w:r>
        <w:t xml:space="preserve">réutiliser les </w:t>
      </w:r>
      <w:del w:id="26" w:author="David Azérad" w:date="2025-12-02T13:43:00Z" w16du:dateUtc="2025-12-02T12:43:00Z">
        <w:r w:rsidDel="00135F95">
          <w:delText xml:space="preserve">infos </w:delText>
        </w:r>
      </w:del>
      <w:ins w:id="27" w:author="David Azérad" w:date="2025-12-02T13:43:00Z" w16du:dateUtc="2025-12-02T12:43:00Z">
        <w:r w:rsidR="00135F95">
          <w:t xml:space="preserve">résumés générés par IA </w:t>
        </w:r>
      </w:ins>
      <w:ins w:id="28" w:author="David Azérad" w:date="2025-12-02T13:44:00Z" w16du:dateUtc="2025-12-02T12:44:00Z">
        <w:r w:rsidR="00135F95">
          <w:t xml:space="preserve">lors de vos consultations antérieures, </w:t>
        </w:r>
      </w:ins>
      <w:del w:id="29" w:author="David Azérad" w:date="2025-12-02T13:44:00Z" w16du:dateUtc="2025-12-02T12:44:00Z">
        <w:r w:rsidDel="00135F95">
          <w:delText>des consultations antérieures</w:delText>
        </w:r>
        <w:r w:rsidR="00146C0F" w:rsidDel="00135F95">
          <w:delText xml:space="preserve"> </w:delText>
        </w:r>
        <w:r w:rsidDel="00135F95">
          <w:delText>tr</w:delText>
        </w:r>
      </w:del>
      <w:ins w:id="30" w:author="David Azérad" w:date="2025-12-02T13:44:00Z" w16du:dateUtc="2025-12-02T12:44:00Z">
        <w:r w:rsidR="00135F95">
          <w:t xml:space="preserve">en comparaison avec </w:t>
        </w:r>
      </w:ins>
      <w:del w:id="31" w:author="David Azérad" w:date="2025-12-02T13:44:00Z" w16du:dateUtc="2025-12-02T12:44:00Z">
        <w:r w:rsidDel="00135F95">
          <w:delText xml:space="preserve">anscrites par IA </w:delText>
        </w:r>
        <w:r w:rsidR="00146C0F" w:rsidDel="00135F95">
          <w:delText>par rapport à v</w:delText>
        </w:r>
      </w:del>
      <w:ins w:id="32" w:author="David Azérad" w:date="2025-12-02T13:44:00Z" w16du:dateUtc="2025-12-02T12:44:00Z">
        <w:r w:rsidR="00135F95">
          <w:t>v</w:t>
        </w:r>
      </w:ins>
      <w:r w:rsidR="00146C0F">
        <w:t>o</w:t>
      </w:r>
      <w:ins w:id="33" w:author="David Azérad" w:date="2025-12-02T13:42:00Z" w16du:dateUtc="2025-12-02T12:42:00Z">
        <w:r w:rsidR="00135F95">
          <w:t>s n</w:t>
        </w:r>
      </w:ins>
      <w:ins w:id="34" w:author="David Azérad" w:date="2025-12-02T13:43:00Z" w16du:dateUtc="2025-12-02T12:43:00Z">
        <w:r w:rsidR="00135F95">
          <w:t>o</w:t>
        </w:r>
      </w:ins>
      <w:r w:rsidR="00146C0F">
        <w:t>tes personnelles ?</w:t>
      </w:r>
    </w:p>
    <w:p w14:paraId="6EFA96B8" w14:textId="77777777" w:rsidR="00146C0F" w:rsidRDefault="00146C0F" w:rsidP="00146C0F">
      <w:pPr>
        <w:pStyle w:val="Paragraphedeliste"/>
      </w:pPr>
      <w:r>
        <w:rPr>
          <w:noProof/>
        </w:rPr>
        <w:drawing>
          <wp:inline distT="0" distB="0" distL="0" distR="0" wp14:anchorId="1E750EA7" wp14:editId="0BBFCF40">
            <wp:extent cx="3533775" cy="294184"/>
            <wp:effectExtent l="0" t="0" r="0" b="0"/>
            <wp:docPr id="2087573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56EF" w14:textId="77777777" w:rsidR="00146C0F" w:rsidRDefault="00146C0F" w:rsidP="00146C0F">
      <w:pPr>
        <w:pStyle w:val="Paragraphedeliste"/>
      </w:pPr>
    </w:p>
    <w:p w14:paraId="1F93B743" w14:textId="66E0BC66" w:rsidR="00213E45" w:rsidRDefault="008F289C" w:rsidP="00724487">
      <w:pPr>
        <w:pStyle w:val="Paragraphedeliste"/>
        <w:numPr>
          <w:ilvl w:val="0"/>
          <w:numId w:val="1"/>
        </w:numPr>
      </w:pPr>
      <w:r>
        <w:t xml:space="preserve">Globalement, estimez-vous que votre « IA Scribe » vous </w:t>
      </w:r>
      <w:proofErr w:type="gramStart"/>
      <w:r>
        <w:t>fait</w:t>
      </w:r>
      <w:proofErr w:type="gramEnd"/>
      <w:r>
        <w:t xml:space="preserve"> gagner du temps</w:t>
      </w:r>
      <w:r w:rsidR="00724487" w:rsidRPr="00724487">
        <w:t xml:space="preserve"> ?</w:t>
      </w:r>
      <w:r w:rsidR="00213E45">
        <w:rPr>
          <w:noProof/>
        </w:rPr>
        <w:drawing>
          <wp:inline distT="0" distB="0" distL="0" distR="0" wp14:anchorId="37CE565A" wp14:editId="01D3967D">
            <wp:extent cx="3533775" cy="294184"/>
            <wp:effectExtent l="0" t="0" r="0" b="0"/>
            <wp:docPr id="1247692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7FCE" w14:textId="77777777" w:rsidR="008F289C" w:rsidRDefault="008F289C" w:rsidP="008F289C">
      <w:pPr>
        <w:pStyle w:val="Paragraphedeliste"/>
      </w:pPr>
    </w:p>
    <w:p w14:paraId="2007838A" w14:textId="6AD3A5F7" w:rsidR="00AE025F" w:rsidRDefault="008F289C" w:rsidP="008F289C">
      <w:pPr>
        <w:pStyle w:val="Paragraphedeliste"/>
        <w:numPr>
          <w:ilvl w:val="0"/>
          <w:numId w:val="1"/>
        </w:numPr>
      </w:pPr>
      <w:r>
        <w:t xml:space="preserve">Et enfin, diriez-vous que l’utilisation d’une « IA Scribe » au quotidien vous permet </w:t>
      </w:r>
      <w:r w:rsidR="00C07DD8">
        <w:t xml:space="preserve">de repartir plus serein le soir </w:t>
      </w:r>
      <w:r w:rsidR="00146C0F">
        <w:t>?</w:t>
      </w:r>
      <w:r>
        <w:t xml:space="preserve">  </w:t>
      </w:r>
    </w:p>
    <w:p w14:paraId="1CC7744A" w14:textId="2AC4FE52" w:rsidR="005524E9" w:rsidRDefault="005524E9" w:rsidP="005524E9">
      <w:pPr>
        <w:pStyle w:val="Paragraphedeliste"/>
      </w:pPr>
      <w:r>
        <w:rPr>
          <w:noProof/>
        </w:rPr>
        <w:drawing>
          <wp:inline distT="0" distB="0" distL="0" distR="0" wp14:anchorId="625D558C" wp14:editId="31A7B9D2">
            <wp:extent cx="3533775" cy="294184"/>
            <wp:effectExtent l="0" t="0" r="0" b="0"/>
            <wp:docPr id="6668471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AE49A" w14:textId="77777777" w:rsidR="00146C0F" w:rsidRDefault="00146C0F" w:rsidP="005524E9">
      <w:pPr>
        <w:pStyle w:val="Paragraphedeliste"/>
      </w:pPr>
    </w:p>
    <w:p w14:paraId="48A69A39" w14:textId="77777777" w:rsidR="00146C0F" w:rsidRDefault="00146C0F" w:rsidP="005524E9">
      <w:pPr>
        <w:pStyle w:val="Paragraphedeliste"/>
      </w:pPr>
    </w:p>
    <w:p w14:paraId="6B6E5370" w14:textId="77777777" w:rsidR="00146C0F" w:rsidRDefault="00146C0F" w:rsidP="00146C0F">
      <w:pPr>
        <w:pStyle w:val="Paragraphedeliste"/>
      </w:pPr>
    </w:p>
    <w:p w14:paraId="3B072E7B" w14:textId="5468AED7" w:rsidR="008757D0" w:rsidRPr="00C07DD8" w:rsidRDefault="001E7A44" w:rsidP="00C07DD8">
      <w:pPr>
        <w:rPr>
          <w:i/>
          <w:iCs/>
        </w:rPr>
      </w:pPr>
      <w:r>
        <w:rPr>
          <w:i/>
          <w:iCs/>
        </w:rPr>
        <w:t xml:space="preserve">Sujet important tout de même, tentons d’évaluer la fiabilité de votre « IA Scribe » </w:t>
      </w:r>
      <w:r w:rsidRPr="00724487">
        <w:rPr>
          <w:i/>
          <w:iCs/>
        </w:rPr>
        <w:t>:</w:t>
      </w:r>
    </w:p>
    <w:p w14:paraId="17304AFB" w14:textId="27223B68" w:rsidR="001E7A44" w:rsidRDefault="001E7A44" w:rsidP="001E7A44">
      <w:pPr>
        <w:pStyle w:val="Paragraphedeliste"/>
        <w:numPr>
          <w:ilvl w:val="0"/>
          <w:numId w:val="18"/>
        </w:numPr>
      </w:pPr>
      <w:r>
        <w:t>Comment estimez-vous la fréquence des « hallucinations » de votre IA ? (</w:t>
      </w:r>
      <w:proofErr w:type="gramStart"/>
      <w:r>
        <w:t>items</w:t>
      </w:r>
      <w:proofErr w:type="gramEnd"/>
      <w:r>
        <w:t xml:space="preserve"> </w:t>
      </w:r>
      <w:del w:id="35" w:author="David Azérad" w:date="2025-12-02T13:46:00Z" w16du:dateUtc="2025-12-02T12:46:00Z">
        <w:r w:rsidDel="00135F95">
          <w:delText xml:space="preserve">totalement inventés et qui n’ont </w:delText>
        </w:r>
      </w:del>
      <w:r>
        <w:t xml:space="preserve">jamais </w:t>
      </w:r>
      <w:del w:id="36" w:author="David Azérad" w:date="2025-12-02T13:46:00Z" w16du:dateUtc="2025-12-02T12:46:00Z">
        <w:r w:rsidDel="00135F95">
          <w:delText xml:space="preserve">été </w:delText>
        </w:r>
      </w:del>
      <w:r>
        <w:t>évoqués en consultation)</w:t>
      </w:r>
    </w:p>
    <w:p w14:paraId="32B945C4" w14:textId="77777777" w:rsidR="001E7A44" w:rsidRDefault="001E7A44" w:rsidP="001E7A44">
      <w:pPr>
        <w:pStyle w:val="Paragraphedeliste"/>
      </w:pPr>
      <w:r>
        <w:rPr>
          <w:noProof/>
        </w:rPr>
        <w:drawing>
          <wp:inline distT="0" distB="0" distL="0" distR="0" wp14:anchorId="08B64E18" wp14:editId="54DE92AF">
            <wp:extent cx="3533775" cy="294184"/>
            <wp:effectExtent l="0" t="0" r="0" b="0"/>
            <wp:docPr id="14581595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A8BC" w14:textId="77777777" w:rsidR="008757D0" w:rsidRDefault="008757D0" w:rsidP="00146C0F">
      <w:pPr>
        <w:pStyle w:val="Paragraphedeliste"/>
      </w:pPr>
    </w:p>
    <w:p w14:paraId="12605D7A" w14:textId="30155203" w:rsidR="001E7A44" w:rsidRDefault="001E7A44" w:rsidP="001E7A44">
      <w:pPr>
        <w:pStyle w:val="Paragraphedeliste"/>
        <w:numPr>
          <w:ilvl w:val="0"/>
          <w:numId w:val="18"/>
        </w:numPr>
      </w:pPr>
      <w:r>
        <w:t xml:space="preserve">Et sans que cela </w:t>
      </w:r>
      <w:del w:id="37" w:author="David Azérad" w:date="2025-12-02T13:47:00Z" w16du:dateUtc="2025-12-02T12:47:00Z">
        <w:r w:rsidDel="00135F95">
          <w:delText>soient</w:delText>
        </w:r>
      </w:del>
      <w:ins w:id="38" w:author="David Azérad" w:date="2025-12-02T13:47:00Z" w16du:dateUtc="2025-12-02T12:47:00Z">
        <w:r w:rsidR="00135F95">
          <w:t>soit</w:t>
        </w:r>
      </w:ins>
      <w:r>
        <w:t xml:space="preserve"> des « hallucinations », comment estimez-vous la fréquence des erreurs de transcription de votre IA ? (</w:t>
      </w:r>
      <w:proofErr w:type="gramStart"/>
      <w:r w:rsidR="00C07DD8">
        <w:t>item</w:t>
      </w:r>
      <w:proofErr w:type="gramEnd"/>
      <w:r w:rsidR="00C07DD8">
        <w:t xml:space="preserve"> qui a bien été évoqué mais dont la transcription nécessite une correction manuelle</w:t>
      </w:r>
      <w:r>
        <w:t>)</w:t>
      </w:r>
    </w:p>
    <w:p w14:paraId="15EECCE4" w14:textId="77777777" w:rsidR="001E7A44" w:rsidRDefault="001E7A44" w:rsidP="001E7A44">
      <w:pPr>
        <w:pStyle w:val="Paragraphedeliste"/>
      </w:pPr>
      <w:r>
        <w:rPr>
          <w:noProof/>
        </w:rPr>
        <w:drawing>
          <wp:inline distT="0" distB="0" distL="0" distR="0" wp14:anchorId="053709D1" wp14:editId="2B80593D">
            <wp:extent cx="3533775" cy="294184"/>
            <wp:effectExtent l="0" t="0" r="0" b="0"/>
            <wp:docPr id="9639242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A9E6" w14:textId="77777777" w:rsidR="008757D0" w:rsidRDefault="008757D0" w:rsidP="00146C0F">
      <w:pPr>
        <w:pStyle w:val="Paragraphedeliste"/>
      </w:pPr>
    </w:p>
    <w:p w14:paraId="2DC35B39" w14:textId="2A298C5A" w:rsidR="00C8617D" w:rsidRDefault="00C07DD8" w:rsidP="00C07DD8">
      <w:pPr>
        <w:pStyle w:val="Paragraphedeliste"/>
        <w:numPr>
          <w:ilvl w:val="1"/>
          <w:numId w:val="17"/>
        </w:numPr>
      </w:pPr>
      <w:r>
        <w:t>Est-ce que votre service d</w:t>
      </w:r>
      <w:proofErr w:type="gramStart"/>
      <w:r>
        <w:t>’«</w:t>
      </w:r>
      <w:proofErr w:type="gramEnd"/>
      <w:r>
        <w:t xml:space="preserve"> IA Scribe » plante souvent ? </w:t>
      </w:r>
      <w:r w:rsidR="00C8617D">
        <w:t>(</w:t>
      </w:r>
      <w:del w:id="39" w:author="David Azérad" w:date="2025-12-02T13:47:00Z" w16du:dateUtc="2025-12-02T12:47:00Z">
        <w:r w:rsidR="00C8617D" w:rsidDel="00135F95">
          <w:delText>impossibilité</w:delText>
        </w:r>
      </w:del>
      <w:ins w:id="40" w:author="David Azérad" w:date="2025-12-02T13:47:00Z" w16du:dateUtc="2025-12-02T12:47:00Z">
        <w:r w:rsidR="00135F95">
          <w:t>Impossibilité</w:t>
        </w:r>
      </w:ins>
      <w:r w:rsidR="00C8617D">
        <w:t xml:space="preserve"> de transcrire une consultation) </w:t>
      </w:r>
    </w:p>
    <w:p w14:paraId="2CBE3ACD" w14:textId="41246F01" w:rsidR="00C07DD8" w:rsidRDefault="00C07DD8" w:rsidP="00C8617D">
      <w:pPr>
        <w:pStyle w:val="Paragraphedeliste"/>
      </w:pPr>
      <w:r>
        <w:rPr>
          <w:noProof/>
        </w:rPr>
        <w:lastRenderedPageBreak/>
        <w:drawing>
          <wp:inline distT="0" distB="0" distL="0" distR="0" wp14:anchorId="448F1896" wp14:editId="40AF1C5E">
            <wp:extent cx="3533775" cy="294184"/>
            <wp:effectExtent l="0" t="0" r="0" b="0"/>
            <wp:docPr id="292194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333C" w14:textId="77777777" w:rsidR="00C07DD8" w:rsidRDefault="00C07DD8" w:rsidP="00C07DD8">
      <w:pPr>
        <w:pStyle w:val="Paragraphedeliste"/>
      </w:pPr>
    </w:p>
    <w:p w14:paraId="18E2A6A3" w14:textId="77777777" w:rsidR="00C07DD8" w:rsidRPr="00135F95" w:rsidRDefault="00C07DD8" w:rsidP="00C07DD8">
      <w:pPr>
        <w:pStyle w:val="Paragraphedeliste"/>
        <w:numPr>
          <w:ilvl w:val="1"/>
          <w:numId w:val="17"/>
        </w:numPr>
        <w:rPr>
          <w:highlight w:val="yellow"/>
          <w:rPrChange w:id="41" w:author="David Azérad" w:date="2025-12-02T13:48:00Z" w16du:dateUtc="2025-12-02T12:48:00Z">
            <w:rPr/>
          </w:rPrChange>
        </w:rPr>
      </w:pPr>
      <w:r w:rsidRPr="00135F95">
        <w:rPr>
          <w:highlight w:val="yellow"/>
          <w:rPrChange w:id="42" w:author="David Azérad" w:date="2025-12-02T13:48:00Z" w16du:dateUtc="2025-12-02T12:48:00Z">
            <w:rPr/>
          </w:rPrChange>
        </w:rPr>
        <w:t>Quand vous avez un problème, pouvez-vous compter sur le support ?</w:t>
      </w:r>
      <w:r w:rsidRPr="00135F95">
        <w:rPr>
          <w:noProof/>
          <w:highlight w:val="yellow"/>
          <w:rPrChange w:id="43" w:author="David Azérad" w:date="2025-12-02T13:48:00Z" w16du:dateUtc="2025-12-02T12:48:00Z">
            <w:rPr>
              <w:noProof/>
            </w:rPr>
          </w:rPrChange>
        </w:rPr>
        <w:t xml:space="preserve"> </w:t>
      </w:r>
      <w:r w:rsidRPr="00135F95">
        <w:rPr>
          <w:noProof/>
          <w:highlight w:val="yellow"/>
          <w:rPrChange w:id="44" w:author="David Azérad" w:date="2025-12-02T13:48:00Z" w16du:dateUtc="2025-12-02T12:48:00Z">
            <w:rPr>
              <w:noProof/>
            </w:rPr>
          </w:rPrChange>
        </w:rPr>
        <w:drawing>
          <wp:inline distT="0" distB="0" distL="0" distR="0" wp14:anchorId="18E00EE1" wp14:editId="66A78136">
            <wp:extent cx="3533775" cy="294184"/>
            <wp:effectExtent l="0" t="0" r="0" b="0"/>
            <wp:docPr id="229893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8113" w14:textId="77777777" w:rsidR="00C07DD8" w:rsidRDefault="00C07DD8" w:rsidP="00C07DD8">
      <w:pPr>
        <w:pStyle w:val="Paragraphedeliste"/>
      </w:pPr>
    </w:p>
    <w:p w14:paraId="4DA1C766" w14:textId="77777777" w:rsidR="00C07DD8" w:rsidRDefault="00C07DD8" w:rsidP="00C07DD8">
      <w:pPr>
        <w:pStyle w:val="Paragraphedeliste"/>
      </w:pPr>
    </w:p>
    <w:p w14:paraId="700F4F9A" w14:textId="2AE4BEA8" w:rsidR="00C07DD8" w:rsidRDefault="00C07DD8" w:rsidP="00C07DD8">
      <w:pPr>
        <w:rPr>
          <w:i/>
          <w:iCs/>
        </w:rPr>
      </w:pPr>
      <w:r>
        <w:rPr>
          <w:i/>
          <w:iCs/>
        </w:rPr>
        <w:t xml:space="preserve">Maintenant, au sujet de vos rapports avec l’éditeur </w:t>
      </w:r>
      <w:r w:rsidRPr="00724487">
        <w:rPr>
          <w:i/>
          <w:iCs/>
        </w:rPr>
        <w:t>:</w:t>
      </w:r>
    </w:p>
    <w:p w14:paraId="3BBF213C" w14:textId="77777777" w:rsidR="00C07DD8" w:rsidRDefault="00C07DD8" w:rsidP="00C07DD8">
      <w:pPr>
        <w:pStyle w:val="Paragraphedeliste"/>
        <w:numPr>
          <w:ilvl w:val="1"/>
          <w:numId w:val="17"/>
        </w:numPr>
      </w:pPr>
      <w:r>
        <w:t>Êtes-vous satisfait des pratiques commerciales de votre éditeur ? (</w:t>
      </w:r>
      <w:proofErr w:type="gramStart"/>
      <w:r>
        <w:t>avant</w:t>
      </w:r>
      <w:proofErr w:type="gramEnd"/>
      <w:r>
        <w:t>-vente, sollicitations, compensations par ex.)</w:t>
      </w:r>
      <w:r w:rsidRPr="005524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6AC1C1" wp14:editId="5097E37A">
            <wp:extent cx="3533775" cy="294184"/>
            <wp:effectExtent l="0" t="0" r="0" b="0"/>
            <wp:docPr id="1094355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049B" w14:textId="77777777" w:rsidR="00C07DD8" w:rsidRDefault="00C07DD8" w:rsidP="00C07DD8">
      <w:pPr>
        <w:pStyle w:val="Paragraphedeliste"/>
      </w:pPr>
    </w:p>
    <w:p w14:paraId="46B0FA62" w14:textId="77777777" w:rsidR="00C07DD8" w:rsidRDefault="00C07DD8" w:rsidP="00C07DD8">
      <w:pPr>
        <w:pStyle w:val="Paragraphedeliste"/>
        <w:numPr>
          <w:ilvl w:val="1"/>
          <w:numId w:val="17"/>
        </w:numPr>
      </w:pPr>
      <w:r>
        <w:t>Trouvez-vous la stratégie de communication de votre éditeur adaptée ? (</w:t>
      </w:r>
      <w:proofErr w:type="gramStart"/>
      <w:r>
        <w:t>en</w:t>
      </w:r>
      <w:proofErr w:type="gramEnd"/>
      <w:r>
        <w:t xml:space="preserve"> cas de nouveauté, de panne, etc.) </w:t>
      </w:r>
    </w:p>
    <w:p w14:paraId="0E825812" w14:textId="77777777" w:rsidR="00C07DD8" w:rsidRDefault="00C07DD8" w:rsidP="00C07DD8">
      <w:pPr>
        <w:pStyle w:val="Paragraphedeliste"/>
      </w:pPr>
      <w:r>
        <w:rPr>
          <w:noProof/>
        </w:rPr>
        <w:drawing>
          <wp:inline distT="0" distB="0" distL="0" distR="0" wp14:anchorId="3979758B" wp14:editId="039F2885">
            <wp:extent cx="3533775" cy="294184"/>
            <wp:effectExtent l="0" t="0" r="0" b="0"/>
            <wp:docPr id="937152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5FC5" w14:textId="77777777" w:rsidR="00C07DD8" w:rsidRDefault="00C07DD8" w:rsidP="00C07DD8">
      <w:pPr>
        <w:pStyle w:val="Paragraphedeliste"/>
      </w:pPr>
    </w:p>
    <w:p w14:paraId="5C150FE2" w14:textId="341FF944" w:rsidR="00C07DD8" w:rsidRPr="00135F95" w:rsidRDefault="00C07DD8" w:rsidP="00C07DD8">
      <w:pPr>
        <w:pStyle w:val="Paragraphedeliste"/>
        <w:numPr>
          <w:ilvl w:val="1"/>
          <w:numId w:val="17"/>
        </w:numPr>
        <w:rPr>
          <w:highlight w:val="yellow"/>
          <w:rPrChange w:id="45" w:author="David Azérad" w:date="2025-12-02T13:48:00Z" w16du:dateUtc="2025-12-02T12:48:00Z">
            <w:rPr/>
          </w:rPrChange>
        </w:rPr>
      </w:pPr>
      <w:r w:rsidRPr="00135F95">
        <w:rPr>
          <w:highlight w:val="yellow"/>
          <w:rPrChange w:id="46" w:author="David Azérad" w:date="2025-12-02T13:48:00Z" w16du:dateUtc="2025-12-02T12:48:00Z">
            <w:rPr/>
          </w:rPrChange>
        </w:rPr>
        <w:t>Comment évalueriez-vous la stratégie de mise à jour de</w:t>
      </w:r>
      <w:r w:rsidR="00C8617D" w:rsidRPr="00135F95">
        <w:rPr>
          <w:highlight w:val="yellow"/>
          <w:rPrChange w:id="47" w:author="David Azérad" w:date="2025-12-02T13:48:00Z" w16du:dateUtc="2025-12-02T12:48:00Z">
            <w:rPr/>
          </w:rPrChange>
        </w:rPr>
        <w:t xml:space="preserve"> votre </w:t>
      </w:r>
      <w:r w:rsidRPr="00135F95">
        <w:rPr>
          <w:highlight w:val="yellow"/>
          <w:rPrChange w:id="48" w:author="David Azérad" w:date="2025-12-02T13:48:00Z" w16du:dateUtc="2025-12-02T12:48:00Z">
            <w:rPr/>
          </w:rPrChange>
        </w:rPr>
        <w:t>IA Scribe ?</w:t>
      </w:r>
      <w:r w:rsidRPr="00135F95">
        <w:rPr>
          <w:noProof/>
          <w:highlight w:val="yellow"/>
          <w:rPrChange w:id="49" w:author="David Azérad" w:date="2025-12-02T13:48:00Z" w16du:dateUtc="2025-12-02T12:48:00Z">
            <w:rPr>
              <w:noProof/>
            </w:rPr>
          </w:rPrChange>
        </w:rPr>
        <w:t xml:space="preserve"> (fréquence, modalités…)</w:t>
      </w:r>
    </w:p>
    <w:p w14:paraId="2F0F3F9F" w14:textId="77777777" w:rsidR="00C07DD8" w:rsidRDefault="00C07DD8" w:rsidP="00C07DD8">
      <w:pPr>
        <w:pStyle w:val="Paragraphedeliste"/>
      </w:pPr>
      <w:r w:rsidRPr="00135F95">
        <w:rPr>
          <w:noProof/>
          <w:highlight w:val="yellow"/>
          <w:rPrChange w:id="50" w:author="David Azérad" w:date="2025-12-02T13:48:00Z" w16du:dateUtc="2025-12-02T12:48:00Z">
            <w:rPr>
              <w:noProof/>
            </w:rPr>
          </w:rPrChange>
        </w:rPr>
        <w:drawing>
          <wp:inline distT="0" distB="0" distL="0" distR="0" wp14:anchorId="6F443E2F" wp14:editId="2812849E">
            <wp:extent cx="3533775" cy="294184"/>
            <wp:effectExtent l="0" t="0" r="0" b="0"/>
            <wp:docPr id="70206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DF78" w14:textId="77777777" w:rsidR="00C07DD8" w:rsidRDefault="00C07DD8" w:rsidP="00C07DD8">
      <w:pPr>
        <w:pStyle w:val="Paragraphedeliste"/>
      </w:pPr>
    </w:p>
    <w:p w14:paraId="588D68A4" w14:textId="246BAE55" w:rsidR="00C07DD8" w:rsidRPr="00C02462" w:rsidRDefault="00C07DD8" w:rsidP="00C07DD8">
      <w:pPr>
        <w:pStyle w:val="Paragraphedeliste"/>
        <w:numPr>
          <w:ilvl w:val="1"/>
          <w:numId w:val="17"/>
        </w:numPr>
      </w:pPr>
      <w:r w:rsidRPr="00C02462">
        <w:t>Comment évaluez-vous la facilité de trouver des infos sur le fonctionnement technique de votre « IA Scribe », et sur sa légalité selon les critères actuels ? (0 si vous ne savez pas)</w:t>
      </w:r>
    </w:p>
    <w:p w14:paraId="13BD19A4" w14:textId="20FD8C13" w:rsidR="00C07DD8" w:rsidRDefault="00C07DD8" w:rsidP="00C07DD8">
      <w:pPr>
        <w:pStyle w:val="Paragraphedeliste"/>
      </w:pPr>
      <w:r>
        <w:rPr>
          <w:noProof/>
        </w:rPr>
        <w:drawing>
          <wp:inline distT="0" distB="0" distL="0" distR="0" wp14:anchorId="0C6FA780" wp14:editId="327999F1">
            <wp:extent cx="3533775" cy="294184"/>
            <wp:effectExtent l="0" t="0" r="0" b="0"/>
            <wp:docPr id="16530626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2ADA4" w14:textId="77777777" w:rsidR="00C07DD8" w:rsidRDefault="00C07DD8" w:rsidP="00C07DD8">
      <w:pPr>
        <w:pStyle w:val="Paragraphedeliste"/>
      </w:pPr>
    </w:p>
    <w:p w14:paraId="77088D87" w14:textId="77777777" w:rsidR="00C07DD8" w:rsidRPr="00C02462" w:rsidRDefault="00C07DD8" w:rsidP="00C07DD8">
      <w:pPr>
        <w:pStyle w:val="Paragraphedeliste"/>
        <w:numPr>
          <w:ilvl w:val="1"/>
          <w:numId w:val="17"/>
        </w:numPr>
        <w:rPr>
          <w:highlight w:val="yellow"/>
          <w:rPrChange w:id="51" w:author="David Azérad" w:date="2025-12-02T13:50:00Z" w16du:dateUtc="2025-12-02T12:50:00Z">
            <w:rPr/>
          </w:rPrChange>
        </w:rPr>
      </w:pPr>
      <w:r w:rsidRPr="00C02462">
        <w:rPr>
          <w:highlight w:val="yellow"/>
          <w:rPrChange w:id="52" w:author="David Azérad" w:date="2025-12-02T13:50:00Z" w16du:dateUtc="2025-12-02T12:50:00Z">
            <w:rPr/>
          </w:rPrChange>
        </w:rPr>
        <w:t>Avez-vous l'impression que vos besoins sont pris en considération, ou que l'éditeur avance de son côté sans tenir compte de l’avis de ses utilisateurs ?</w:t>
      </w:r>
      <w:r w:rsidRPr="00C02462">
        <w:rPr>
          <w:noProof/>
          <w:highlight w:val="yellow"/>
          <w:rPrChange w:id="53" w:author="David Azérad" w:date="2025-12-02T13:50:00Z" w16du:dateUtc="2025-12-02T12:50:00Z">
            <w:rPr>
              <w:noProof/>
            </w:rPr>
          </w:rPrChange>
        </w:rPr>
        <w:t xml:space="preserve"> </w:t>
      </w:r>
      <w:r w:rsidRPr="00C02462">
        <w:rPr>
          <w:noProof/>
          <w:highlight w:val="yellow"/>
          <w:rPrChange w:id="54" w:author="David Azérad" w:date="2025-12-02T13:50:00Z" w16du:dateUtc="2025-12-02T12:50:00Z">
            <w:rPr>
              <w:noProof/>
            </w:rPr>
          </w:rPrChange>
        </w:rPr>
        <w:drawing>
          <wp:inline distT="0" distB="0" distL="0" distR="0" wp14:anchorId="69765878" wp14:editId="7C2CE0D6">
            <wp:extent cx="3533775" cy="294184"/>
            <wp:effectExtent l="0" t="0" r="0" b="0"/>
            <wp:docPr id="14801379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4EC1" w14:textId="77777777" w:rsidR="00C07DD8" w:rsidRDefault="00C07DD8" w:rsidP="00C07DD8">
      <w:pPr>
        <w:pStyle w:val="Paragraphedeliste"/>
      </w:pPr>
    </w:p>
    <w:p w14:paraId="775884C1" w14:textId="434D3019" w:rsidR="00C07DD8" w:rsidRPr="00C07DD8" w:rsidRDefault="00C07DD8" w:rsidP="00C07DD8">
      <w:pPr>
        <w:pStyle w:val="Paragraphedeliste"/>
        <w:numPr>
          <w:ilvl w:val="1"/>
          <w:numId w:val="17"/>
        </w:numPr>
        <w:rPr>
          <w:i/>
          <w:iCs/>
        </w:rPr>
      </w:pPr>
      <w:r>
        <w:t>Est-ce facile résilier votre « IA Scribe » ?</w:t>
      </w:r>
      <w:r w:rsidRPr="005524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BA6B80" wp14:editId="6ABAEDC8">
            <wp:extent cx="3533775" cy="294184"/>
            <wp:effectExtent l="0" t="0" r="0" b="0"/>
            <wp:docPr id="828868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85383" w14:textId="77777777" w:rsidR="00C07DD8" w:rsidRPr="00C07DD8" w:rsidRDefault="00C07DD8" w:rsidP="00C07DD8">
      <w:pPr>
        <w:pStyle w:val="Paragraphedeliste"/>
        <w:rPr>
          <w:i/>
          <w:iCs/>
        </w:rPr>
      </w:pPr>
    </w:p>
    <w:p w14:paraId="23A9C4FB" w14:textId="77777777" w:rsidR="00C07DD8" w:rsidRPr="00C07DD8" w:rsidRDefault="00C07DD8" w:rsidP="00C07DD8">
      <w:pPr>
        <w:rPr>
          <w:i/>
          <w:iCs/>
        </w:rPr>
      </w:pPr>
    </w:p>
    <w:p w14:paraId="34564197" w14:textId="3FD2A4D6" w:rsidR="00C07DD8" w:rsidRPr="00C07DD8" w:rsidRDefault="00C07DD8" w:rsidP="00C07DD8">
      <w:pPr>
        <w:rPr>
          <w:i/>
          <w:iCs/>
        </w:rPr>
      </w:pPr>
      <w:r w:rsidRPr="00C07DD8">
        <w:rPr>
          <w:i/>
          <w:iCs/>
        </w:rPr>
        <w:t>Et enfin, en ce qui concerne le rapport qualité-prix</w:t>
      </w:r>
      <w:r>
        <w:rPr>
          <w:i/>
          <w:iCs/>
        </w:rPr>
        <w:t xml:space="preserve"> : </w:t>
      </w:r>
    </w:p>
    <w:p w14:paraId="4D98D0E9" w14:textId="7EEA49E6" w:rsidR="00C07DD8" w:rsidRDefault="00C07DD8" w:rsidP="00C07DD8">
      <w:pPr>
        <w:pStyle w:val="Paragraphedeliste"/>
        <w:numPr>
          <w:ilvl w:val="1"/>
          <w:numId w:val="17"/>
        </w:numPr>
      </w:pPr>
      <w:r>
        <w:t>Comment évaluez-vous la politique tarifaire de l’éditeur de façon générale ? (</w:t>
      </w:r>
      <w:proofErr w:type="gramStart"/>
      <w:r>
        <w:t>abonnements</w:t>
      </w:r>
      <w:proofErr w:type="gramEnd"/>
      <w:r>
        <w:t xml:space="preserve">, options, </w:t>
      </w:r>
      <w:proofErr w:type="gramStart"/>
      <w:r>
        <w:t>MAJ...</w:t>
      </w:r>
      <w:proofErr w:type="gramEnd"/>
      <w:r>
        <w:t xml:space="preserve">) </w:t>
      </w:r>
    </w:p>
    <w:p w14:paraId="7A93542E" w14:textId="77777777" w:rsidR="00C07DD8" w:rsidRDefault="00C07DD8" w:rsidP="00C07DD8">
      <w:pPr>
        <w:pStyle w:val="Paragraphedeliste"/>
      </w:pPr>
      <w:r>
        <w:rPr>
          <w:noProof/>
        </w:rPr>
        <w:lastRenderedPageBreak/>
        <w:drawing>
          <wp:inline distT="0" distB="0" distL="0" distR="0" wp14:anchorId="2923ADBE" wp14:editId="58CD0CC4">
            <wp:extent cx="3533775" cy="294184"/>
            <wp:effectExtent l="0" t="0" r="0" b="0"/>
            <wp:docPr id="352224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62FA" w14:textId="77777777" w:rsidR="00C07DD8" w:rsidRDefault="00C07DD8" w:rsidP="00C07DD8">
      <w:pPr>
        <w:pStyle w:val="Paragraphedeliste"/>
      </w:pPr>
    </w:p>
    <w:p w14:paraId="3A1740F4" w14:textId="3BDE3440" w:rsidR="00C07DD8" w:rsidRDefault="00C07DD8" w:rsidP="00C07DD8">
      <w:pPr>
        <w:pStyle w:val="Paragraphedeliste"/>
        <w:numPr>
          <w:ilvl w:val="1"/>
          <w:numId w:val="17"/>
        </w:numPr>
      </w:pPr>
      <w:r>
        <w:t xml:space="preserve">Comment évaluez-vous le rapport qualité/prix de votre </w:t>
      </w:r>
      <w:del w:id="55" w:author="David Azérad" w:date="2025-12-02T13:51:00Z" w16du:dateUtc="2025-12-02T12:51:00Z">
        <w:r w:rsidDel="00C02462">
          <w:delText xml:space="preserve">logiciel </w:delText>
        </w:r>
      </w:del>
      <w:ins w:id="56" w:author="David Azérad" w:date="2025-12-02T13:51:00Z" w16du:dateUtc="2025-12-02T12:51:00Z">
        <w:r w:rsidR="00C02462">
          <w:t>« IA Scribe </w:t>
        </w:r>
        <w:proofErr w:type="gramStart"/>
        <w:r w:rsidR="00C02462">
          <w:t xml:space="preserve">» </w:t>
        </w:r>
        <w:r w:rsidR="00C02462">
          <w:t xml:space="preserve"> </w:t>
        </w:r>
      </w:ins>
      <w:r>
        <w:t>?</w:t>
      </w:r>
      <w:proofErr w:type="gramEnd"/>
      <w:r w:rsidRPr="005524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6FA4A0" wp14:editId="4F0B7DC4">
            <wp:extent cx="3533775" cy="294184"/>
            <wp:effectExtent l="0" t="0" r="0" b="0"/>
            <wp:docPr id="1396070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7" cy="3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4403" w14:textId="77777777" w:rsidR="00C07DD8" w:rsidRDefault="00C07DD8" w:rsidP="005524E9">
      <w:pPr>
        <w:pStyle w:val="Paragraphedeliste"/>
      </w:pPr>
    </w:p>
    <w:p w14:paraId="5CA25F3D" w14:textId="77777777" w:rsidR="00C07DD8" w:rsidRDefault="00C07DD8" w:rsidP="005524E9">
      <w:pPr>
        <w:pStyle w:val="Paragraphedeliste"/>
      </w:pPr>
    </w:p>
    <w:p w14:paraId="32FBC78F" w14:textId="77777777" w:rsidR="00C07DD8" w:rsidRDefault="00C07DD8" w:rsidP="005524E9">
      <w:pPr>
        <w:pStyle w:val="Paragraphedeliste"/>
      </w:pPr>
    </w:p>
    <w:p w14:paraId="7038FBC0" w14:textId="77777777" w:rsidR="00C07DD8" w:rsidRDefault="00C07DD8" w:rsidP="005524E9">
      <w:pPr>
        <w:pStyle w:val="Paragraphedeliste"/>
      </w:pPr>
    </w:p>
    <w:p w14:paraId="137535EC" w14:textId="77777777" w:rsidR="00DF1A05" w:rsidRDefault="00DF1A05" w:rsidP="00DF1A05">
      <w:pPr>
        <w:ind w:right="980"/>
      </w:pPr>
    </w:p>
    <w:sectPr w:rsidR="00DF1A05" w:rsidSect="00487C82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2552" w:right="1559" w:bottom="1559" w:left="1418" w:header="709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43DAB" w14:textId="77777777" w:rsidR="00B63515" w:rsidRDefault="00B63515" w:rsidP="006601FF">
      <w:pPr>
        <w:spacing w:after="0" w:line="240" w:lineRule="auto"/>
      </w:pPr>
      <w:r>
        <w:separator/>
      </w:r>
    </w:p>
  </w:endnote>
  <w:endnote w:type="continuationSeparator" w:id="0">
    <w:p w14:paraId="6263A2CA" w14:textId="77777777" w:rsidR="00B63515" w:rsidRDefault="00B63515" w:rsidP="00660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uto Regular">
    <w:altName w:val="Calibri"/>
    <w:panose1 w:val="020B0503020203060204"/>
    <w:charset w:val="00"/>
    <w:family w:val="swiss"/>
    <w:notTrueType/>
    <w:pitch w:val="variable"/>
    <w:sig w:usb0="A00000AF" w:usb1="50002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F0727" w14:textId="77777777" w:rsidR="006601FF" w:rsidRDefault="00DF1A05" w:rsidP="006601FF">
    <w:pPr>
      <w:jc w:val="cen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85F0AB0" wp14:editId="6129BD21">
          <wp:simplePos x="0" y="0"/>
          <wp:positionH relativeFrom="page">
            <wp:align>right</wp:align>
          </wp:positionH>
          <wp:positionV relativeFrom="paragraph">
            <wp:posOffset>-490537</wp:posOffset>
          </wp:positionV>
          <wp:extent cx="7548880" cy="924485"/>
          <wp:effectExtent l="0" t="0" r="0" b="9525"/>
          <wp:wrapNone/>
          <wp:docPr id="651281636" name="Image 651281636" descr="Une image contenant texte, Police, capture d’écran, bleu ve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Une image contenant texte, Police, capture d’écran, bleu vert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880" cy="924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EE798" w14:textId="77777777" w:rsidR="00B63515" w:rsidRDefault="00B63515" w:rsidP="006601FF">
      <w:pPr>
        <w:spacing w:after="0" w:line="240" w:lineRule="auto"/>
      </w:pPr>
      <w:r>
        <w:separator/>
      </w:r>
    </w:p>
  </w:footnote>
  <w:footnote w:type="continuationSeparator" w:id="0">
    <w:p w14:paraId="5CD54E8B" w14:textId="77777777" w:rsidR="00B63515" w:rsidRDefault="00B63515" w:rsidP="00660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4DB44" w14:textId="77777777" w:rsidR="0098593E" w:rsidRDefault="00000000">
    <w:pPr>
      <w:pStyle w:val="En-tte"/>
    </w:pPr>
    <w:r>
      <w:rPr>
        <w:noProof/>
      </w:rPr>
      <w:pict w14:anchorId="300E94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323860" o:spid="_x0000_s1032" type="#_x0000_t75" style="position:absolute;margin-left:0;margin-top:0;width:530.85pt;height:577pt;z-index:-251657216;mso-position-horizontal:center;mso-position-horizontal-relative:margin;mso-position-vertical:center;mso-position-vertical-relative:margin" o:allowincell="f">
          <v:imagedata r:id="rId1" o:title="bubbles-b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EC2EE" w14:textId="3B9A9881" w:rsidR="0098593E" w:rsidRDefault="00DF1A05" w:rsidP="00487C82">
    <w:pPr>
      <w:pStyle w:val="En-tte"/>
      <w:tabs>
        <w:tab w:val="clear" w:pos="4536"/>
        <w:tab w:val="clear" w:pos="9072"/>
        <w:tab w:val="left" w:pos="1898"/>
      </w:tabs>
    </w:pPr>
    <w:r>
      <w:rPr>
        <w:rFonts w:ascii="Pluto Regular" w:hAnsi="Pluto Regular"/>
        <w:noProof/>
      </w:rPr>
      <w:drawing>
        <wp:anchor distT="0" distB="0" distL="114300" distR="114300" simplePos="0" relativeHeight="251664384" behindDoc="1" locked="0" layoutInCell="1" allowOverlap="1" wp14:anchorId="3A73492B" wp14:editId="078062DF">
          <wp:simplePos x="0" y="0"/>
          <wp:positionH relativeFrom="margin">
            <wp:posOffset>-548005</wp:posOffset>
          </wp:positionH>
          <wp:positionV relativeFrom="paragraph">
            <wp:posOffset>-150177</wp:posOffset>
          </wp:positionV>
          <wp:extent cx="1462088" cy="712105"/>
          <wp:effectExtent l="0" t="0" r="5080" b="0"/>
          <wp:wrapNone/>
          <wp:docPr id="516760270" name="Graphiqu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38196" name="Graphique 14363819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1236" cy="716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4866BC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323861" o:spid="_x0000_s1033" type="#_x0000_t75" style="position:absolute;margin-left:0;margin-top:0;width:530.85pt;height:577pt;z-index:-251656192;mso-position-horizontal:center;mso-position-horizontal-relative:margin;mso-position-vertical:center;mso-position-vertical-relative:margin" o:allowincell="f">
          <v:imagedata r:id="rId3" o:title="bubbles-bg" gain="19661f" blacklevel="22938f"/>
          <w10:wrap anchorx="margin" anchory="margin"/>
        </v:shape>
      </w:pict>
    </w:r>
    <w:r w:rsidR="00487C8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A804E" w14:textId="77777777" w:rsidR="0098593E" w:rsidRDefault="00000000">
    <w:pPr>
      <w:pStyle w:val="En-tte"/>
    </w:pPr>
    <w:r>
      <w:rPr>
        <w:noProof/>
      </w:rPr>
      <w:pict w14:anchorId="194987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323859" o:spid="_x0000_s1031" type="#_x0000_t75" style="position:absolute;margin-left:0;margin-top:0;width:530.85pt;height:577pt;z-index:-251658240;mso-position-horizontal:center;mso-position-horizontal-relative:margin;mso-position-vertical:center;mso-position-vertical-relative:margin" o:allowincell="f">
          <v:imagedata r:id="rId1" o:title="bubbles-b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664"/>
    <w:multiLevelType w:val="hybridMultilevel"/>
    <w:tmpl w:val="BD3C42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E73E6"/>
    <w:multiLevelType w:val="hybridMultilevel"/>
    <w:tmpl w:val="3782F7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42BEE"/>
    <w:multiLevelType w:val="hybridMultilevel"/>
    <w:tmpl w:val="24E612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ECDDA">
      <w:numFmt w:val="bullet"/>
      <w:lvlText w:val="-"/>
      <w:lvlJc w:val="left"/>
      <w:pPr>
        <w:ind w:left="1643" w:hanging="563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97CDE"/>
    <w:multiLevelType w:val="hybridMultilevel"/>
    <w:tmpl w:val="4DBEE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72EA2"/>
    <w:multiLevelType w:val="hybridMultilevel"/>
    <w:tmpl w:val="B8B48A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C0F43"/>
    <w:multiLevelType w:val="hybridMultilevel"/>
    <w:tmpl w:val="6CFC8F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61B65"/>
    <w:multiLevelType w:val="hybridMultilevel"/>
    <w:tmpl w:val="494070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D0047"/>
    <w:multiLevelType w:val="hybridMultilevel"/>
    <w:tmpl w:val="8F7870EC"/>
    <w:lvl w:ilvl="0" w:tplc="A5263460">
      <w:numFmt w:val="bullet"/>
      <w:lvlText w:val="-"/>
      <w:lvlJc w:val="left"/>
      <w:pPr>
        <w:ind w:left="878" w:hanging="518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06AF9"/>
    <w:multiLevelType w:val="hybridMultilevel"/>
    <w:tmpl w:val="9FCE4F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823BF"/>
    <w:multiLevelType w:val="hybridMultilevel"/>
    <w:tmpl w:val="0B8ECC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45916"/>
    <w:multiLevelType w:val="hybridMultilevel"/>
    <w:tmpl w:val="30A8F8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D2008"/>
    <w:multiLevelType w:val="hybridMultilevel"/>
    <w:tmpl w:val="046E4B1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AE731D"/>
    <w:multiLevelType w:val="hybridMultilevel"/>
    <w:tmpl w:val="E814EC2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5152E0"/>
    <w:multiLevelType w:val="hybridMultilevel"/>
    <w:tmpl w:val="37D07E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261EA"/>
    <w:multiLevelType w:val="hybridMultilevel"/>
    <w:tmpl w:val="8C2016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F4F33"/>
    <w:multiLevelType w:val="hybridMultilevel"/>
    <w:tmpl w:val="30EAC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171AF"/>
    <w:multiLevelType w:val="hybridMultilevel"/>
    <w:tmpl w:val="1D4A0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15AD8"/>
    <w:multiLevelType w:val="hybridMultilevel"/>
    <w:tmpl w:val="CF50E6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057E6D"/>
    <w:multiLevelType w:val="hybridMultilevel"/>
    <w:tmpl w:val="661C95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10071">
    <w:abstractNumId w:val="2"/>
  </w:num>
  <w:num w:numId="2" w16cid:durableId="846552745">
    <w:abstractNumId w:val="8"/>
  </w:num>
  <w:num w:numId="3" w16cid:durableId="1695184397">
    <w:abstractNumId w:val="6"/>
  </w:num>
  <w:num w:numId="4" w16cid:durableId="1157500887">
    <w:abstractNumId w:val="7"/>
  </w:num>
  <w:num w:numId="5" w16cid:durableId="260646635">
    <w:abstractNumId w:val="12"/>
  </w:num>
  <w:num w:numId="6" w16cid:durableId="155074974">
    <w:abstractNumId w:val="0"/>
  </w:num>
  <w:num w:numId="7" w16cid:durableId="1345941764">
    <w:abstractNumId w:val="17"/>
  </w:num>
  <w:num w:numId="8" w16cid:durableId="236594405">
    <w:abstractNumId w:val="5"/>
  </w:num>
  <w:num w:numId="9" w16cid:durableId="1509104371">
    <w:abstractNumId w:val="10"/>
  </w:num>
  <w:num w:numId="10" w16cid:durableId="770707846">
    <w:abstractNumId w:val="16"/>
  </w:num>
  <w:num w:numId="11" w16cid:durableId="1690716804">
    <w:abstractNumId w:val="18"/>
  </w:num>
  <w:num w:numId="12" w16cid:durableId="685330535">
    <w:abstractNumId w:val="9"/>
  </w:num>
  <w:num w:numId="13" w16cid:durableId="962997069">
    <w:abstractNumId w:val="4"/>
  </w:num>
  <w:num w:numId="14" w16cid:durableId="1680815887">
    <w:abstractNumId w:val="15"/>
  </w:num>
  <w:num w:numId="15" w16cid:durableId="444426957">
    <w:abstractNumId w:val="1"/>
  </w:num>
  <w:num w:numId="16" w16cid:durableId="887763392">
    <w:abstractNumId w:val="13"/>
  </w:num>
  <w:num w:numId="17" w16cid:durableId="586841121">
    <w:abstractNumId w:val="14"/>
  </w:num>
  <w:num w:numId="18" w16cid:durableId="1228760775">
    <w:abstractNumId w:val="3"/>
  </w:num>
  <w:num w:numId="19" w16cid:durableId="840897305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Azérad">
    <w15:presenceInfo w15:providerId="AD" w15:userId="S::david@madeformed.onmicrosoft.com::a46dac85-044f-472c-98bc-20ae3ade56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trackRevision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5F"/>
    <w:rsid w:val="000A4517"/>
    <w:rsid w:val="00135F95"/>
    <w:rsid w:val="00146C0F"/>
    <w:rsid w:val="0015711D"/>
    <w:rsid w:val="001B1098"/>
    <w:rsid w:val="001E7A44"/>
    <w:rsid w:val="00213E45"/>
    <w:rsid w:val="003F1CC5"/>
    <w:rsid w:val="00487C82"/>
    <w:rsid w:val="00497B40"/>
    <w:rsid w:val="005524E9"/>
    <w:rsid w:val="0058022A"/>
    <w:rsid w:val="00580DE8"/>
    <w:rsid w:val="005E2921"/>
    <w:rsid w:val="006601FF"/>
    <w:rsid w:val="00697902"/>
    <w:rsid w:val="006B7632"/>
    <w:rsid w:val="006C547D"/>
    <w:rsid w:val="00706085"/>
    <w:rsid w:val="00712E00"/>
    <w:rsid w:val="00724487"/>
    <w:rsid w:val="007D2613"/>
    <w:rsid w:val="007E0F7E"/>
    <w:rsid w:val="008065AB"/>
    <w:rsid w:val="008757D0"/>
    <w:rsid w:val="00891332"/>
    <w:rsid w:val="008F289C"/>
    <w:rsid w:val="009452E8"/>
    <w:rsid w:val="0098593E"/>
    <w:rsid w:val="009B6549"/>
    <w:rsid w:val="00A31A14"/>
    <w:rsid w:val="00A6584B"/>
    <w:rsid w:val="00AE025F"/>
    <w:rsid w:val="00AE0A22"/>
    <w:rsid w:val="00B10114"/>
    <w:rsid w:val="00B42661"/>
    <w:rsid w:val="00B63515"/>
    <w:rsid w:val="00BE6312"/>
    <w:rsid w:val="00C02462"/>
    <w:rsid w:val="00C07DD8"/>
    <w:rsid w:val="00C81DA6"/>
    <w:rsid w:val="00C8617D"/>
    <w:rsid w:val="00D10473"/>
    <w:rsid w:val="00D613DF"/>
    <w:rsid w:val="00D6605B"/>
    <w:rsid w:val="00D664C0"/>
    <w:rsid w:val="00DF1A05"/>
    <w:rsid w:val="00E27E92"/>
    <w:rsid w:val="00E3729B"/>
    <w:rsid w:val="00E56E72"/>
    <w:rsid w:val="00E87AD3"/>
    <w:rsid w:val="00F813F2"/>
    <w:rsid w:val="00FA5FB9"/>
    <w:rsid w:val="00FF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72F82"/>
  <w15:chartTrackingRefBased/>
  <w15:docId w15:val="{E78813A7-C478-407A-BF33-D8106614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DD8"/>
  </w:style>
  <w:style w:type="paragraph" w:styleId="Titre1">
    <w:name w:val="heading 1"/>
    <w:basedOn w:val="Normal"/>
    <w:next w:val="Normal"/>
    <w:link w:val="Titre1Car"/>
    <w:uiPriority w:val="9"/>
    <w:qFormat/>
    <w:rsid w:val="00AE02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601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01FF"/>
  </w:style>
  <w:style w:type="paragraph" w:styleId="Pieddepage">
    <w:name w:val="footer"/>
    <w:basedOn w:val="Normal"/>
    <w:link w:val="PieddepageCar"/>
    <w:uiPriority w:val="99"/>
    <w:unhideWhenUsed/>
    <w:rsid w:val="006601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01FF"/>
  </w:style>
  <w:style w:type="character" w:customStyle="1" w:styleId="Titre1Car">
    <w:name w:val="Titre 1 Car"/>
    <w:basedOn w:val="Policepardfaut"/>
    <w:link w:val="Titre1"/>
    <w:uiPriority w:val="9"/>
    <w:rsid w:val="00AE02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AE025F"/>
    <w:pPr>
      <w:ind w:left="720"/>
      <w:contextualSpacing/>
    </w:pPr>
  </w:style>
  <w:style w:type="paragraph" w:styleId="Rvision">
    <w:name w:val="Revision"/>
    <w:hidden/>
    <w:uiPriority w:val="99"/>
    <w:semiHidden/>
    <w:rsid w:val="00E372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Documents\100%20000%20M&#233;decins\Courrier%20en-t&#234;te%20100KMed%20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F9A54-8694-406D-A39A-4C9D6D9B4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Courrier en-tête 100KMed 2025</Template>
  <TotalTime>2</TotalTime>
  <Pages>4</Pages>
  <Words>592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AZERAD</dc:creator>
  <cp:keywords/>
  <dc:description/>
  <cp:lastModifiedBy>David Azérad</cp:lastModifiedBy>
  <cp:revision>2</cp:revision>
  <dcterms:created xsi:type="dcterms:W3CDTF">2025-12-02T12:52:00Z</dcterms:created>
  <dcterms:modified xsi:type="dcterms:W3CDTF">2025-12-02T12:52:00Z</dcterms:modified>
</cp:coreProperties>
</file>